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A2993E2" w:rsidR="009D0392" w:rsidRDefault="00000000">
      <w:pPr>
        <w:pStyle w:val="Title"/>
      </w:pPr>
      <w:bookmarkStart w:id="0" w:name="_yczm43i2nc10" w:colFirst="0" w:colLast="0"/>
      <w:bookmarkEnd w:id="0"/>
      <w:r>
        <w:t>Project Title</w:t>
      </w:r>
      <w:r w:rsidR="00BF441B">
        <w:t xml:space="preserve"> here (that is being evaluated)</w:t>
      </w:r>
    </w:p>
    <w:p w14:paraId="00000002" w14:textId="7D7EAECF" w:rsidR="009D0392" w:rsidRDefault="00BF441B">
      <w:r>
        <w:t xml:space="preserve">Project </w:t>
      </w:r>
      <w:r w:rsidR="00000000">
        <w:t>Authors Name</w:t>
      </w:r>
      <w:r>
        <w:t>: __________</w:t>
      </w:r>
      <w:r>
        <w:br/>
        <w:t>Project Evaluator Name:</w:t>
      </w:r>
      <w:r w:rsidR="00851C9A">
        <w:t xml:space="preserve"> </w:t>
      </w:r>
      <w:r>
        <w:t>____________</w:t>
      </w:r>
    </w:p>
    <w:p w14:paraId="00000003" w14:textId="77777777" w:rsidR="009D0392" w:rsidRDefault="009D0392"/>
    <w:p w14:paraId="5580133D" w14:textId="65AC810C" w:rsidR="00BF441B" w:rsidRDefault="00BF441B" w:rsidP="00BF441B">
      <w:pPr>
        <w:pStyle w:val="ListParagraph"/>
        <w:numPr>
          <w:ilvl w:val="0"/>
          <w:numId w:val="7"/>
        </w:numPr>
      </w:pPr>
      <w:r>
        <w:t xml:space="preserve">Guidelines to review the report for Question 1-3 below: </w:t>
      </w:r>
      <w:r>
        <w:fldChar w:fldCharType="begin"/>
      </w:r>
      <w:ins w:id="1" w:author="Ish K Jain" w:date="2025-12-16T14:07:00Z" w16du:dateUtc="2025-12-16T19:07:00Z">
        <w:r>
          <w:instrText>HYPERLINK "</w:instrText>
        </w:r>
      </w:ins>
      <w:r w:rsidRPr="00BF441B">
        <w:instrText>https://dl.acm.org/journal/dgov/reviewer-guidelines</w:instrText>
      </w:r>
      <w:ins w:id="2" w:author="Ish K Jain" w:date="2025-12-16T14:07:00Z" w16du:dateUtc="2025-12-16T19:07:00Z">
        <w:r>
          <w:instrText>"</w:instrText>
        </w:r>
      </w:ins>
      <w:r>
        <w:fldChar w:fldCharType="separate"/>
      </w:r>
      <w:r w:rsidRPr="00784AF0">
        <w:rPr>
          <w:rStyle w:val="Hyperlink"/>
        </w:rPr>
        <w:t>https://dl.acm.org/journal/dgov/reviewer-guidelines</w:t>
      </w:r>
      <w:r>
        <w:fldChar w:fldCharType="end"/>
      </w:r>
    </w:p>
    <w:p w14:paraId="16659A9B" w14:textId="27B6EC96" w:rsidR="00BF441B" w:rsidRDefault="00BF441B" w:rsidP="00BF441B">
      <w:pPr>
        <w:pStyle w:val="ListParagraph"/>
        <w:numPr>
          <w:ilvl w:val="0"/>
          <w:numId w:val="7"/>
        </w:numPr>
      </w:pPr>
      <w:r>
        <w:t xml:space="preserve">Guidelines to review the code artifacts for Question 4-8 below: </w:t>
      </w:r>
      <w:hyperlink r:id="rId5" w:history="1">
        <w:r w:rsidRPr="00784AF0">
          <w:rPr>
            <w:rStyle w:val="Hyperlink"/>
          </w:rPr>
          <w:t>https://conferences.sigcomm.org/sigcomm/2022/cf-artifacts.html</w:t>
        </w:r>
      </w:hyperlink>
      <w:r>
        <w:t xml:space="preserve"> </w:t>
      </w:r>
    </w:p>
    <w:p w14:paraId="2F1586AF" w14:textId="330BB8B3" w:rsidR="00BF441B" w:rsidRPr="00BF441B" w:rsidRDefault="00BF441B" w:rsidP="00BF441B">
      <w:pPr>
        <w:pStyle w:val="Heading3"/>
        <w:keepNext w:val="0"/>
        <w:keepLines w:val="0"/>
        <w:numPr>
          <w:ilvl w:val="0"/>
          <w:numId w:val="5"/>
        </w:numPr>
        <w:spacing w:before="280"/>
        <w:rPr>
          <w:b/>
          <w:bCs/>
          <w:color w:val="000000"/>
          <w:sz w:val="26"/>
          <w:szCs w:val="26"/>
        </w:rPr>
      </w:pPr>
      <w:bookmarkStart w:id="3" w:name="_ow0qtvs3em46" w:colFirst="0" w:colLast="0"/>
      <w:bookmarkEnd w:id="3"/>
      <w:r>
        <w:rPr>
          <w:b/>
          <w:bCs/>
          <w:color w:val="000000"/>
          <w:sz w:val="26"/>
          <w:szCs w:val="26"/>
        </w:rPr>
        <w:t>Summary</w:t>
      </w:r>
    </w:p>
    <w:p w14:paraId="1BA9E909" w14:textId="5859A05E" w:rsidR="00BF441B" w:rsidRDefault="00BF441B" w:rsidP="00BF441B">
      <w:r>
        <w:t>Provide a brief summary of the project in your own words.</w:t>
      </w:r>
    </w:p>
    <w:p w14:paraId="162FC46A" w14:textId="77777777" w:rsidR="00BF441B" w:rsidRDefault="00BF441B" w:rsidP="00BF441B"/>
    <w:p w14:paraId="2214EA1D" w14:textId="77777777" w:rsidR="00BF441B" w:rsidRDefault="00BF441B" w:rsidP="00BF441B"/>
    <w:p w14:paraId="415C98F4" w14:textId="77777777" w:rsidR="00BF441B" w:rsidRDefault="00BF441B" w:rsidP="00BF441B"/>
    <w:p w14:paraId="64C33C7F" w14:textId="77777777" w:rsidR="00BF441B" w:rsidRDefault="00BF441B" w:rsidP="00BF441B"/>
    <w:p w14:paraId="6149BCA9" w14:textId="77777777" w:rsidR="00BF441B" w:rsidRDefault="00BF441B" w:rsidP="00BF441B"/>
    <w:p w14:paraId="3C552D46" w14:textId="77777777" w:rsidR="00BF441B" w:rsidRPr="00BF441B" w:rsidRDefault="00BF441B" w:rsidP="00BF441B"/>
    <w:p w14:paraId="3D86B963" w14:textId="72734782" w:rsidR="00BF441B" w:rsidRDefault="00BF441B">
      <w:pPr>
        <w:pStyle w:val="Heading3"/>
        <w:keepNext w:val="0"/>
        <w:keepLines w:val="0"/>
        <w:numPr>
          <w:ilvl w:val="0"/>
          <w:numId w:val="5"/>
        </w:num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Strengths</w:t>
      </w:r>
    </w:p>
    <w:p w14:paraId="371452FD" w14:textId="75DD1E47" w:rsidR="00BF441B" w:rsidRDefault="00BF441B" w:rsidP="00BF441B">
      <w:r>
        <w:t>Provide strengths or positive aspects of the project.</w:t>
      </w:r>
    </w:p>
    <w:p w14:paraId="7E4B0C4C" w14:textId="77777777" w:rsidR="00BF441B" w:rsidRDefault="00BF441B" w:rsidP="00BF441B"/>
    <w:p w14:paraId="1324071C" w14:textId="77777777" w:rsidR="00BF441B" w:rsidRDefault="00BF441B" w:rsidP="00BF441B"/>
    <w:p w14:paraId="4E02E7B9" w14:textId="77777777" w:rsidR="00BF441B" w:rsidRDefault="00BF441B" w:rsidP="00BF441B"/>
    <w:p w14:paraId="3D7BB801" w14:textId="77777777" w:rsidR="00BF441B" w:rsidRDefault="00BF441B" w:rsidP="00BF441B"/>
    <w:p w14:paraId="41C634B1" w14:textId="77777777" w:rsidR="00BF441B" w:rsidRDefault="00BF441B" w:rsidP="00BF441B"/>
    <w:p w14:paraId="20FD0A8A" w14:textId="77777777" w:rsidR="00BF441B" w:rsidRPr="00BF441B" w:rsidRDefault="00BF441B" w:rsidP="00BF441B"/>
    <w:p w14:paraId="1C5C73EF" w14:textId="63F39831" w:rsidR="00BF441B" w:rsidRDefault="00BF441B">
      <w:pPr>
        <w:pStyle w:val="Heading3"/>
        <w:keepNext w:val="0"/>
        <w:keepLines w:val="0"/>
        <w:numPr>
          <w:ilvl w:val="0"/>
          <w:numId w:val="5"/>
        </w:num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Weakness</w:t>
      </w:r>
    </w:p>
    <w:p w14:paraId="2B639CEE" w14:textId="34A4CC59" w:rsidR="00BF441B" w:rsidRDefault="00BF441B" w:rsidP="00BF441B">
      <w:r>
        <w:t>Provide any weakness or aspects that can be further improved.</w:t>
      </w:r>
    </w:p>
    <w:p w14:paraId="2E1052BC" w14:textId="77777777" w:rsidR="00BF441B" w:rsidRDefault="00BF441B" w:rsidP="00BF441B"/>
    <w:p w14:paraId="71D38771" w14:textId="77777777" w:rsidR="00BF441B" w:rsidRDefault="00BF441B" w:rsidP="00BF441B"/>
    <w:p w14:paraId="25E90720" w14:textId="77777777" w:rsidR="00BF441B" w:rsidRDefault="00BF441B" w:rsidP="00BF441B"/>
    <w:p w14:paraId="137DD58E" w14:textId="77777777" w:rsidR="00BF441B" w:rsidRDefault="00BF441B" w:rsidP="00BF441B"/>
    <w:p w14:paraId="234BC5BE" w14:textId="77777777" w:rsidR="00BF441B" w:rsidRDefault="00BF441B" w:rsidP="00BF441B"/>
    <w:p w14:paraId="3929968D" w14:textId="77777777" w:rsidR="00BF441B" w:rsidRPr="00BF441B" w:rsidRDefault="00BF441B" w:rsidP="00BF441B"/>
    <w:p w14:paraId="00000004" w14:textId="268A228E" w:rsidR="009D0392" w:rsidRDefault="00000000">
      <w:pPr>
        <w:pStyle w:val="Heading3"/>
        <w:keepNext w:val="0"/>
        <w:keepLines w:val="0"/>
        <w:numPr>
          <w:ilvl w:val="0"/>
          <w:numId w:val="5"/>
        </w:num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Documentation: Is the artifact/code sufficiently documented?</w:t>
      </w:r>
    </w:p>
    <w:p w14:paraId="00000005" w14:textId="77777777" w:rsidR="009D0392" w:rsidRDefault="009D0392"/>
    <w:p w14:paraId="00000006" w14:textId="77777777" w:rsidR="009D0392" w:rsidRDefault="00000000">
      <w:pPr>
        <w:spacing w:before="240" w:after="240"/>
        <w:ind w:left="720"/>
      </w:pPr>
      <w:r>
        <w:lastRenderedPageBreak/>
        <w:t>Rate from 0% to 100%, where 0% means "documentation is completely insufficient" and 100% means "documentation is absolutely sufficient". If you need to assess both a dataset and tools, please take the average and comment below. In assessing tools, please consider if they are easy or difficult to install/set up and get to run. In assessing datasets, please consider if the meta data is sufficient.</w:t>
      </w:r>
    </w:p>
    <w:p w14:paraId="00000007" w14:textId="77777777" w:rsidR="009D0392" w:rsidRDefault="00000000">
      <w:pPr>
        <w:ind w:left="720"/>
      </w:pPr>
      <w:r>
        <w:t>Choices are:</w:t>
      </w:r>
    </w:p>
    <w:p w14:paraId="00000008" w14:textId="77777777" w:rsidR="009D0392" w:rsidRDefault="00000000">
      <w:pPr>
        <w:numPr>
          <w:ilvl w:val="0"/>
          <w:numId w:val="1"/>
        </w:numPr>
      </w:pPr>
      <w:r>
        <w:rPr>
          <w:b/>
          <w:bCs/>
        </w:rPr>
        <w:t>1.</w:t>
      </w:r>
      <w:r>
        <w:t xml:space="preserve"> 0%</w:t>
      </w:r>
    </w:p>
    <w:p w14:paraId="00000009" w14:textId="77777777" w:rsidR="009D0392" w:rsidRDefault="00000000">
      <w:pPr>
        <w:numPr>
          <w:ilvl w:val="0"/>
          <w:numId w:val="1"/>
        </w:numPr>
      </w:pPr>
      <w:r>
        <w:rPr>
          <w:b/>
          <w:bCs/>
        </w:rPr>
        <w:t>2.</w:t>
      </w:r>
      <w:r>
        <w:t xml:space="preserve"> 20%</w:t>
      </w:r>
    </w:p>
    <w:p w14:paraId="0000000A" w14:textId="77777777" w:rsidR="009D0392" w:rsidRDefault="00000000">
      <w:pPr>
        <w:numPr>
          <w:ilvl w:val="0"/>
          <w:numId w:val="1"/>
        </w:numPr>
      </w:pPr>
      <w:r>
        <w:rPr>
          <w:b/>
          <w:bCs/>
        </w:rPr>
        <w:t>3.</w:t>
      </w:r>
      <w:r>
        <w:t xml:space="preserve"> 40%</w:t>
      </w:r>
    </w:p>
    <w:p w14:paraId="0000000B" w14:textId="77777777" w:rsidR="009D0392" w:rsidRDefault="00000000">
      <w:pPr>
        <w:numPr>
          <w:ilvl w:val="0"/>
          <w:numId w:val="1"/>
        </w:numPr>
      </w:pPr>
      <w:r>
        <w:rPr>
          <w:b/>
          <w:bCs/>
        </w:rPr>
        <w:t>4.</w:t>
      </w:r>
      <w:r>
        <w:t xml:space="preserve"> 60%</w:t>
      </w:r>
    </w:p>
    <w:p w14:paraId="0000000C" w14:textId="77777777" w:rsidR="009D0392" w:rsidRDefault="00000000">
      <w:pPr>
        <w:numPr>
          <w:ilvl w:val="0"/>
          <w:numId w:val="1"/>
        </w:numPr>
      </w:pPr>
      <w:r>
        <w:rPr>
          <w:b/>
          <w:bCs/>
        </w:rPr>
        <w:t>5.</w:t>
      </w:r>
      <w:r>
        <w:t xml:space="preserve"> 80%</w:t>
      </w:r>
    </w:p>
    <w:p w14:paraId="0000000D" w14:textId="77777777" w:rsidR="009D0392" w:rsidRDefault="00000000">
      <w:pPr>
        <w:numPr>
          <w:ilvl w:val="0"/>
          <w:numId w:val="1"/>
        </w:numPr>
      </w:pPr>
      <w:r>
        <w:rPr>
          <w:b/>
          <w:bCs/>
        </w:rPr>
        <w:t>6.</w:t>
      </w:r>
      <w:r>
        <w:t xml:space="preserve"> 100%</w:t>
      </w:r>
    </w:p>
    <w:p w14:paraId="0000000E" w14:textId="77777777" w:rsidR="009D0392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4" w:name="_31jqntuds7uo" w:colFirst="0" w:colLast="0"/>
      <w:bookmarkEnd w:id="4"/>
      <w:r>
        <w:rPr>
          <w:b/>
          <w:bCs/>
          <w:color w:val="000000"/>
          <w:sz w:val="26"/>
          <w:szCs w:val="26"/>
        </w:rPr>
        <w:t>Documentation: Comment on/explain your choice above:</w:t>
      </w:r>
    </w:p>
    <w:p w14:paraId="0000000F" w14:textId="77777777" w:rsidR="009D0392" w:rsidRDefault="009D0392"/>
    <w:p w14:paraId="00000010" w14:textId="77777777" w:rsidR="009D0392" w:rsidRDefault="009D0392"/>
    <w:p w14:paraId="00000011" w14:textId="77777777" w:rsidR="009D0392" w:rsidRDefault="009D0392"/>
    <w:p w14:paraId="00000012" w14:textId="77777777" w:rsidR="009D0392" w:rsidRDefault="009D0392"/>
    <w:p w14:paraId="00000013" w14:textId="77777777" w:rsidR="009D0392" w:rsidRDefault="009D0392"/>
    <w:p w14:paraId="00000014" w14:textId="77777777" w:rsidR="009D0392" w:rsidRDefault="00000000">
      <w:pPr>
        <w:pStyle w:val="Heading3"/>
        <w:keepNext w:val="0"/>
        <w:keepLines w:val="0"/>
        <w:numPr>
          <w:ilvl w:val="0"/>
          <w:numId w:val="5"/>
        </w:numPr>
        <w:spacing w:before="280"/>
        <w:rPr>
          <w:b/>
          <w:bCs/>
          <w:color w:val="000000"/>
          <w:sz w:val="26"/>
          <w:szCs w:val="26"/>
        </w:rPr>
      </w:pPr>
      <w:bookmarkStart w:id="5" w:name="_gfj82ayevusp" w:colFirst="0" w:colLast="0"/>
      <w:bookmarkEnd w:id="5"/>
      <w:r>
        <w:rPr>
          <w:b/>
          <w:bCs/>
          <w:color w:val="000000"/>
          <w:sz w:val="26"/>
          <w:szCs w:val="26"/>
        </w:rPr>
        <w:t>Completeness: Do the submitted artifacts/code include all of the key components described in the report?</w:t>
      </w:r>
    </w:p>
    <w:p w14:paraId="00000015" w14:textId="77777777" w:rsidR="009D0392" w:rsidRDefault="00000000">
      <w:pPr>
        <w:spacing w:before="240" w:after="240"/>
        <w:ind w:left="720"/>
      </w:pPr>
      <w:r>
        <w:t>Rate from 0% to 100%, where 0% means "does not include any key components" and 100% means "includes all key components".</w:t>
      </w:r>
    </w:p>
    <w:p w14:paraId="00000016" w14:textId="77777777" w:rsidR="009D0392" w:rsidRDefault="00000000">
      <w:pPr>
        <w:ind w:left="720"/>
      </w:pPr>
      <w:r>
        <w:t>Choices are:</w:t>
      </w:r>
    </w:p>
    <w:p w14:paraId="00000017" w14:textId="77777777" w:rsidR="009D0392" w:rsidRDefault="00000000">
      <w:pPr>
        <w:numPr>
          <w:ilvl w:val="0"/>
          <w:numId w:val="3"/>
        </w:numPr>
      </w:pPr>
      <w:r>
        <w:rPr>
          <w:b/>
          <w:bCs/>
        </w:rPr>
        <w:t>1.</w:t>
      </w:r>
      <w:r>
        <w:t xml:space="preserve"> 0%</w:t>
      </w:r>
    </w:p>
    <w:p w14:paraId="00000018" w14:textId="77777777" w:rsidR="009D0392" w:rsidRDefault="00000000">
      <w:pPr>
        <w:numPr>
          <w:ilvl w:val="0"/>
          <w:numId w:val="3"/>
        </w:numPr>
      </w:pPr>
      <w:r>
        <w:rPr>
          <w:b/>
          <w:bCs/>
        </w:rPr>
        <w:t>2.</w:t>
      </w:r>
      <w:r>
        <w:t xml:space="preserve"> 20%</w:t>
      </w:r>
    </w:p>
    <w:p w14:paraId="00000019" w14:textId="77777777" w:rsidR="009D0392" w:rsidRDefault="00000000">
      <w:pPr>
        <w:numPr>
          <w:ilvl w:val="0"/>
          <w:numId w:val="3"/>
        </w:numPr>
      </w:pPr>
      <w:r>
        <w:rPr>
          <w:b/>
          <w:bCs/>
        </w:rPr>
        <w:t>3.</w:t>
      </w:r>
      <w:r>
        <w:t xml:space="preserve"> 40%</w:t>
      </w:r>
    </w:p>
    <w:p w14:paraId="0000001A" w14:textId="77777777" w:rsidR="009D0392" w:rsidRDefault="00000000">
      <w:pPr>
        <w:numPr>
          <w:ilvl w:val="0"/>
          <w:numId w:val="3"/>
        </w:numPr>
      </w:pPr>
      <w:r>
        <w:rPr>
          <w:b/>
          <w:bCs/>
        </w:rPr>
        <w:t>4.</w:t>
      </w:r>
      <w:r>
        <w:t xml:space="preserve"> 60%</w:t>
      </w:r>
    </w:p>
    <w:p w14:paraId="0000001B" w14:textId="77777777" w:rsidR="009D0392" w:rsidRDefault="00000000">
      <w:pPr>
        <w:numPr>
          <w:ilvl w:val="0"/>
          <w:numId w:val="3"/>
        </w:numPr>
      </w:pPr>
      <w:r>
        <w:rPr>
          <w:b/>
          <w:bCs/>
        </w:rPr>
        <w:t>5.</w:t>
      </w:r>
      <w:r>
        <w:t xml:space="preserve"> 80%</w:t>
      </w:r>
    </w:p>
    <w:p w14:paraId="0000001C" w14:textId="77777777" w:rsidR="009D0392" w:rsidRDefault="00000000">
      <w:pPr>
        <w:numPr>
          <w:ilvl w:val="0"/>
          <w:numId w:val="3"/>
        </w:numPr>
      </w:pPr>
      <w:r>
        <w:rPr>
          <w:b/>
          <w:bCs/>
        </w:rPr>
        <w:t>6.</w:t>
      </w:r>
      <w:r>
        <w:t xml:space="preserve"> 100%</w:t>
      </w:r>
    </w:p>
    <w:p w14:paraId="0000001D" w14:textId="77777777" w:rsidR="009D0392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6" w:name="_mn5kl7j0nprd" w:colFirst="0" w:colLast="0"/>
      <w:bookmarkEnd w:id="6"/>
      <w:r>
        <w:rPr>
          <w:b/>
          <w:bCs/>
          <w:color w:val="000000"/>
          <w:sz w:val="26"/>
          <w:szCs w:val="26"/>
        </w:rPr>
        <w:t>Completeness: Comment on/explain your choice above</w:t>
      </w:r>
    </w:p>
    <w:p w14:paraId="0000001E" w14:textId="77777777" w:rsidR="009D0392" w:rsidRDefault="009D0392"/>
    <w:p w14:paraId="0000001F" w14:textId="77777777" w:rsidR="009D0392" w:rsidRDefault="009D0392"/>
    <w:p w14:paraId="00000020" w14:textId="77777777" w:rsidR="009D0392" w:rsidRDefault="009D0392"/>
    <w:p w14:paraId="00000021" w14:textId="77777777" w:rsidR="009D0392" w:rsidRDefault="009D0392"/>
    <w:p w14:paraId="00000022" w14:textId="77777777" w:rsidR="009D0392" w:rsidRDefault="009D0392"/>
    <w:p w14:paraId="00000023" w14:textId="77777777" w:rsidR="009D0392" w:rsidRDefault="00000000">
      <w:pPr>
        <w:pStyle w:val="Heading3"/>
        <w:keepNext w:val="0"/>
        <w:keepLines w:val="0"/>
        <w:numPr>
          <w:ilvl w:val="0"/>
          <w:numId w:val="5"/>
        </w:numPr>
        <w:spacing w:before="280"/>
        <w:rPr>
          <w:b/>
          <w:bCs/>
          <w:color w:val="000000"/>
          <w:sz w:val="26"/>
          <w:szCs w:val="26"/>
        </w:rPr>
      </w:pPr>
      <w:bookmarkStart w:id="7" w:name="_p2r6c8bkgwtq" w:colFirst="0" w:colLast="0"/>
      <w:bookmarkEnd w:id="7"/>
      <w:r>
        <w:rPr>
          <w:b/>
          <w:bCs/>
          <w:color w:val="000000"/>
          <w:sz w:val="26"/>
          <w:szCs w:val="26"/>
        </w:rPr>
        <w:lastRenderedPageBreak/>
        <w:t>Exercisability: Do the submitted artifacts/code include the scripts and data needed to run the experiments described in the paper, and can the software be successfully executed?</w:t>
      </w:r>
    </w:p>
    <w:p w14:paraId="00000024" w14:textId="77777777" w:rsidR="009D0392" w:rsidRDefault="00000000">
      <w:pPr>
        <w:spacing w:before="240" w:after="240"/>
        <w:ind w:left="720"/>
      </w:pPr>
      <w:r>
        <w:t>Rate from 0% to 100%, where 0% means "the scripts/software cannot be successfully executed and/or no data is included" and 100% means "the artifact includes all necessary scripts/software and data, and scripts/software (if present) can be successfully executed".</w:t>
      </w:r>
    </w:p>
    <w:p w14:paraId="00000025" w14:textId="77777777" w:rsidR="009D0392" w:rsidRDefault="00000000">
      <w:pPr>
        <w:ind w:left="720"/>
      </w:pPr>
      <w:r>
        <w:t>Choices are:</w:t>
      </w:r>
    </w:p>
    <w:p w14:paraId="00000026" w14:textId="77777777" w:rsidR="009D0392" w:rsidRDefault="00000000">
      <w:pPr>
        <w:numPr>
          <w:ilvl w:val="0"/>
          <w:numId w:val="2"/>
        </w:numPr>
      </w:pPr>
      <w:r>
        <w:rPr>
          <w:b/>
          <w:bCs/>
        </w:rPr>
        <w:t>1.</w:t>
      </w:r>
      <w:r>
        <w:t xml:space="preserve"> 0%</w:t>
      </w:r>
    </w:p>
    <w:p w14:paraId="00000027" w14:textId="77777777" w:rsidR="009D0392" w:rsidRDefault="00000000">
      <w:pPr>
        <w:numPr>
          <w:ilvl w:val="0"/>
          <w:numId w:val="2"/>
        </w:numPr>
      </w:pPr>
      <w:r>
        <w:rPr>
          <w:b/>
          <w:bCs/>
        </w:rPr>
        <w:t>2.</w:t>
      </w:r>
      <w:r>
        <w:t xml:space="preserve"> 20%</w:t>
      </w:r>
    </w:p>
    <w:p w14:paraId="00000028" w14:textId="77777777" w:rsidR="009D0392" w:rsidRDefault="00000000">
      <w:pPr>
        <w:numPr>
          <w:ilvl w:val="0"/>
          <w:numId w:val="2"/>
        </w:numPr>
      </w:pPr>
      <w:r>
        <w:rPr>
          <w:b/>
          <w:bCs/>
        </w:rPr>
        <w:t>3.</w:t>
      </w:r>
      <w:r>
        <w:t xml:space="preserve"> 40%</w:t>
      </w:r>
    </w:p>
    <w:p w14:paraId="00000029" w14:textId="77777777" w:rsidR="009D0392" w:rsidRDefault="00000000">
      <w:pPr>
        <w:numPr>
          <w:ilvl w:val="0"/>
          <w:numId w:val="2"/>
        </w:numPr>
      </w:pPr>
      <w:r>
        <w:rPr>
          <w:b/>
          <w:bCs/>
        </w:rPr>
        <w:t>4.</w:t>
      </w:r>
      <w:r>
        <w:t xml:space="preserve"> 60%</w:t>
      </w:r>
    </w:p>
    <w:p w14:paraId="0000002A" w14:textId="77777777" w:rsidR="009D0392" w:rsidRDefault="00000000">
      <w:pPr>
        <w:numPr>
          <w:ilvl w:val="0"/>
          <w:numId w:val="2"/>
        </w:numPr>
      </w:pPr>
      <w:r>
        <w:rPr>
          <w:b/>
          <w:bCs/>
        </w:rPr>
        <w:t>5.</w:t>
      </w:r>
      <w:r>
        <w:t xml:space="preserve"> 80%</w:t>
      </w:r>
    </w:p>
    <w:p w14:paraId="0000002B" w14:textId="77777777" w:rsidR="009D0392" w:rsidRDefault="00000000">
      <w:pPr>
        <w:numPr>
          <w:ilvl w:val="0"/>
          <w:numId w:val="2"/>
        </w:numPr>
      </w:pPr>
      <w:r>
        <w:rPr>
          <w:b/>
          <w:bCs/>
        </w:rPr>
        <w:t>6.</w:t>
      </w:r>
      <w:r>
        <w:t xml:space="preserve"> 100%</w:t>
      </w:r>
    </w:p>
    <w:p w14:paraId="0000002C" w14:textId="77777777" w:rsidR="009D0392" w:rsidRDefault="00000000">
      <w:pPr>
        <w:pStyle w:val="Heading3"/>
        <w:keepNext w:val="0"/>
        <w:keepLines w:val="0"/>
        <w:spacing w:before="280"/>
        <w:ind w:left="720"/>
      </w:pPr>
      <w:bookmarkStart w:id="8" w:name="_l2p73lpc4z0z" w:colFirst="0" w:colLast="0"/>
      <w:bookmarkEnd w:id="8"/>
      <w:r>
        <w:rPr>
          <w:b/>
          <w:bCs/>
          <w:color w:val="000000"/>
          <w:sz w:val="26"/>
          <w:szCs w:val="26"/>
        </w:rPr>
        <w:t>Exercisability: Comment on/explain your choice above</w:t>
      </w:r>
    </w:p>
    <w:p w14:paraId="0000002D" w14:textId="77777777" w:rsidR="009D0392" w:rsidRDefault="009D0392"/>
    <w:p w14:paraId="0000002E" w14:textId="77777777" w:rsidR="009D0392" w:rsidRDefault="009D0392"/>
    <w:p w14:paraId="0000002F" w14:textId="77777777" w:rsidR="009D0392" w:rsidRDefault="00000000">
      <w:pPr>
        <w:pStyle w:val="Heading3"/>
        <w:keepNext w:val="0"/>
        <w:keepLines w:val="0"/>
        <w:numPr>
          <w:ilvl w:val="0"/>
          <w:numId w:val="5"/>
        </w:numPr>
        <w:spacing w:before="280"/>
        <w:rPr>
          <w:b/>
          <w:bCs/>
          <w:color w:val="000000"/>
          <w:sz w:val="26"/>
          <w:szCs w:val="26"/>
        </w:rPr>
      </w:pPr>
      <w:bookmarkStart w:id="9" w:name="_2k1gmhqlyyoc" w:colFirst="0" w:colLast="0"/>
      <w:bookmarkEnd w:id="9"/>
      <w:r>
        <w:rPr>
          <w:b/>
          <w:bCs/>
          <w:color w:val="000000"/>
          <w:sz w:val="26"/>
          <w:szCs w:val="26"/>
        </w:rPr>
        <w:t>Results attainable: Does the artifact/code make it possible, with reasonable effort, to obtain the key results from the artifact/code?</w:t>
      </w:r>
    </w:p>
    <w:p w14:paraId="00000030" w14:textId="77777777" w:rsidR="009D0392" w:rsidRDefault="00000000">
      <w:pPr>
        <w:spacing w:before="240" w:after="240"/>
        <w:ind w:left="720"/>
      </w:pPr>
      <w:r>
        <w:t>Rate from 0% to 100%, where 0% means "no results can be obtained" and 100% means "all results can be obtained".</w:t>
      </w:r>
    </w:p>
    <w:p w14:paraId="00000031" w14:textId="77777777" w:rsidR="009D0392" w:rsidRDefault="00000000">
      <w:pPr>
        <w:ind w:left="720"/>
      </w:pPr>
      <w:r>
        <w:t>Choices are:</w:t>
      </w:r>
    </w:p>
    <w:p w14:paraId="00000032" w14:textId="77777777" w:rsidR="009D0392" w:rsidRDefault="00000000">
      <w:pPr>
        <w:numPr>
          <w:ilvl w:val="0"/>
          <w:numId w:val="6"/>
        </w:numPr>
      </w:pPr>
      <w:r>
        <w:rPr>
          <w:b/>
          <w:bCs/>
        </w:rPr>
        <w:t>1.</w:t>
      </w:r>
      <w:r>
        <w:t xml:space="preserve"> 0%</w:t>
      </w:r>
    </w:p>
    <w:p w14:paraId="00000033" w14:textId="77777777" w:rsidR="009D0392" w:rsidRDefault="00000000">
      <w:pPr>
        <w:numPr>
          <w:ilvl w:val="0"/>
          <w:numId w:val="6"/>
        </w:numPr>
      </w:pPr>
      <w:r>
        <w:rPr>
          <w:b/>
          <w:bCs/>
        </w:rPr>
        <w:t>2.</w:t>
      </w:r>
      <w:r>
        <w:t xml:space="preserve"> 20%</w:t>
      </w:r>
    </w:p>
    <w:p w14:paraId="00000034" w14:textId="77777777" w:rsidR="009D0392" w:rsidRDefault="00000000">
      <w:pPr>
        <w:numPr>
          <w:ilvl w:val="0"/>
          <w:numId w:val="6"/>
        </w:numPr>
      </w:pPr>
      <w:r>
        <w:rPr>
          <w:b/>
          <w:bCs/>
        </w:rPr>
        <w:t>3.</w:t>
      </w:r>
      <w:r>
        <w:t xml:space="preserve"> 40%</w:t>
      </w:r>
    </w:p>
    <w:p w14:paraId="00000035" w14:textId="77777777" w:rsidR="009D0392" w:rsidRDefault="00000000">
      <w:pPr>
        <w:numPr>
          <w:ilvl w:val="0"/>
          <w:numId w:val="6"/>
        </w:numPr>
      </w:pPr>
      <w:r>
        <w:rPr>
          <w:b/>
          <w:bCs/>
        </w:rPr>
        <w:t>4.</w:t>
      </w:r>
      <w:r>
        <w:t xml:space="preserve"> 60%</w:t>
      </w:r>
    </w:p>
    <w:p w14:paraId="00000036" w14:textId="77777777" w:rsidR="009D0392" w:rsidRDefault="00000000">
      <w:pPr>
        <w:numPr>
          <w:ilvl w:val="0"/>
          <w:numId w:val="6"/>
        </w:numPr>
      </w:pPr>
      <w:r>
        <w:rPr>
          <w:b/>
          <w:bCs/>
        </w:rPr>
        <w:t>5.</w:t>
      </w:r>
      <w:r>
        <w:t xml:space="preserve"> 80%</w:t>
      </w:r>
    </w:p>
    <w:p w14:paraId="00000037" w14:textId="77777777" w:rsidR="009D0392" w:rsidRDefault="00000000">
      <w:pPr>
        <w:numPr>
          <w:ilvl w:val="0"/>
          <w:numId w:val="6"/>
        </w:numPr>
      </w:pPr>
      <w:r>
        <w:rPr>
          <w:b/>
          <w:bCs/>
        </w:rPr>
        <w:t>6.</w:t>
      </w:r>
      <w:r>
        <w:t xml:space="preserve"> 100%</w:t>
      </w:r>
    </w:p>
    <w:p w14:paraId="00000038" w14:textId="77777777" w:rsidR="009D0392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0" w:name="_i61lz040me7v" w:colFirst="0" w:colLast="0"/>
      <w:bookmarkEnd w:id="10"/>
      <w:r>
        <w:rPr>
          <w:b/>
          <w:bCs/>
          <w:color w:val="000000"/>
          <w:sz w:val="26"/>
          <w:szCs w:val="26"/>
        </w:rPr>
        <w:t>Results attainable: Comment on/explain your choice above</w:t>
      </w:r>
    </w:p>
    <w:p w14:paraId="00000039" w14:textId="77777777" w:rsidR="009D0392" w:rsidRDefault="009D0392"/>
    <w:p w14:paraId="0000003A" w14:textId="77777777" w:rsidR="009D0392" w:rsidRDefault="009D0392"/>
    <w:p w14:paraId="0000003B" w14:textId="77777777" w:rsidR="009D0392" w:rsidRDefault="009D0392"/>
    <w:p w14:paraId="0000003C" w14:textId="77777777" w:rsidR="009D0392" w:rsidRDefault="009D0392"/>
    <w:p w14:paraId="0000003D" w14:textId="77777777" w:rsidR="009D0392" w:rsidRDefault="009D0392"/>
    <w:p w14:paraId="0000003E" w14:textId="77777777" w:rsidR="009D0392" w:rsidRDefault="00000000">
      <w:pPr>
        <w:pStyle w:val="Heading3"/>
        <w:keepNext w:val="0"/>
        <w:keepLines w:val="0"/>
        <w:numPr>
          <w:ilvl w:val="0"/>
          <w:numId w:val="5"/>
        </w:numPr>
        <w:spacing w:before="280"/>
        <w:rPr>
          <w:b/>
          <w:bCs/>
          <w:color w:val="000000"/>
          <w:sz w:val="26"/>
          <w:szCs w:val="26"/>
        </w:rPr>
      </w:pPr>
      <w:bookmarkStart w:id="11" w:name="_txd58otbeis5" w:colFirst="0" w:colLast="0"/>
      <w:bookmarkEnd w:id="11"/>
      <w:r>
        <w:rPr>
          <w:b/>
          <w:bCs/>
          <w:color w:val="000000"/>
          <w:sz w:val="26"/>
          <w:szCs w:val="26"/>
        </w:rPr>
        <w:lastRenderedPageBreak/>
        <w:t>Results completeness: How many key results of the paper/report is the provided code meant to support?</w:t>
      </w:r>
    </w:p>
    <w:p w14:paraId="0000003F" w14:textId="77777777" w:rsidR="009D0392" w:rsidRDefault="00000000">
      <w:pPr>
        <w:spacing w:before="240" w:after="240"/>
        <w:ind w:left="720"/>
      </w:pPr>
      <w:r>
        <w:t>Rate from 0% to 100%, where 0% means "the artifact is meant to support no key results" and 100% means "the artifact is meant to support all key results".</w:t>
      </w:r>
    </w:p>
    <w:p w14:paraId="00000040" w14:textId="77777777" w:rsidR="009D0392" w:rsidRDefault="00000000">
      <w:pPr>
        <w:ind w:left="720"/>
      </w:pPr>
      <w:r>
        <w:t>Choices are:</w:t>
      </w:r>
    </w:p>
    <w:p w14:paraId="00000041" w14:textId="77777777" w:rsidR="009D0392" w:rsidRDefault="00000000">
      <w:pPr>
        <w:numPr>
          <w:ilvl w:val="0"/>
          <w:numId w:val="4"/>
        </w:numPr>
      </w:pPr>
      <w:r>
        <w:rPr>
          <w:b/>
          <w:bCs/>
        </w:rPr>
        <w:t>1.</w:t>
      </w:r>
      <w:r>
        <w:t xml:space="preserve"> 0%</w:t>
      </w:r>
    </w:p>
    <w:p w14:paraId="00000042" w14:textId="77777777" w:rsidR="009D0392" w:rsidRDefault="00000000">
      <w:pPr>
        <w:numPr>
          <w:ilvl w:val="0"/>
          <w:numId w:val="4"/>
        </w:numPr>
      </w:pPr>
      <w:r>
        <w:rPr>
          <w:b/>
          <w:bCs/>
        </w:rPr>
        <w:t>2.</w:t>
      </w:r>
      <w:r>
        <w:t xml:space="preserve"> 20%</w:t>
      </w:r>
    </w:p>
    <w:p w14:paraId="00000043" w14:textId="77777777" w:rsidR="009D0392" w:rsidRDefault="00000000">
      <w:pPr>
        <w:numPr>
          <w:ilvl w:val="0"/>
          <w:numId w:val="4"/>
        </w:numPr>
      </w:pPr>
      <w:r>
        <w:rPr>
          <w:b/>
          <w:bCs/>
        </w:rPr>
        <w:t>3.</w:t>
      </w:r>
      <w:r>
        <w:t xml:space="preserve"> 40%</w:t>
      </w:r>
    </w:p>
    <w:p w14:paraId="00000044" w14:textId="77777777" w:rsidR="009D0392" w:rsidRDefault="00000000">
      <w:pPr>
        <w:numPr>
          <w:ilvl w:val="0"/>
          <w:numId w:val="4"/>
        </w:numPr>
      </w:pPr>
      <w:r>
        <w:rPr>
          <w:b/>
          <w:bCs/>
        </w:rPr>
        <w:t>4.</w:t>
      </w:r>
      <w:r>
        <w:t xml:space="preserve"> 60%</w:t>
      </w:r>
    </w:p>
    <w:p w14:paraId="00000045" w14:textId="77777777" w:rsidR="009D0392" w:rsidRDefault="00000000">
      <w:pPr>
        <w:numPr>
          <w:ilvl w:val="0"/>
          <w:numId w:val="4"/>
        </w:numPr>
      </w:pPr>
      <w:r>
        <w:rPr>
          <w:b/>
          <w:bCs/>
        </w:rPr>
        <w:t>5.</w:t>
      </w:r>
      <w:r>
        <w:t xml:space="preserve"> 80%</w:t>
      </w:r>
    </w:p>
    <w:p w14:paraId="00000046" w14:textId="77777777" w:rsidR="009D0392" w:rsidRDefault="00000000">
      <w:pPr>
        <w:numPr>
          <w:ilvl w:val="0"/>
          <w:numId w:val="4"/>
        </w:numPr>
      </w:pPr>
      <w:r>
        <w:rPr>
          <w:b/>
          <w:bCs/>
        </w:rPr>
        <w:t>6.</w:t>
      </w:r>
      <w:r>
        <w:t xml:space="preserve"> 100%</w:t>
      </w:r>
    </w:p>
    <w:p w14:paraId="00000047" w14:textId="77777777" w:rsidR="009D0392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2" w:name="_dxzb0jwg6ftp" w:colFirst="0" w:colLast="0"/>
      <w:bookmarkEnd w:id="12"/>
      <w:r>
        <w:rPr>
          <w:b/>
          <w:bCs/>
          <w:color w:val="000000"/>
          <w:sz w:val="26"/>
          <w:szCs w:val="26"/>
        </w:rPr>
        <w:t>Results completeness: Comment on/explain your choice above</w:t>
      </w:r>
    </w:p>
    <w:p w14:paraId="00000048" w14:textId="77777777" w:rsidR="009D0392" w:rsidRDefault="009D0392"/>
    <w:p w14:paraId="00000049" w14:textId="77777777" w:rsidR="009D0392" w:rsidRDefault="009D0392"/>
    <w:p w14:paraId="0000004A" w14:textId="77777777" w:rsidR="009D0392" w:rsidRDefault="009D0392"/>
    <w:p w14:paraId="0000004B" w14:textId="77777777" w:rsidR="009D0392" w:rsidRDefault="009D0392"/>
    <w:p w14:paraId="0000004C" w14:textId="77777777" w:rsidR="009D0392" w:rsidRDefault="009D0392"/>
    <w:p w14:paraId="0000004D" w14:textId="77777777" w:rsidR="009D0392" w:rsidRDefault="009D0392"/>
    <w:p w14:paraId="0000004E" w14:textId="77777777" w:rsidR="009D0392" w:rsidRDefault="009D0392"/>
    <w:p w14:paraId="0000004F" w14:textId="77777777" w:rsidR="009D0392" w:rsidRDefault="009D0392"/>
    <w:p w14:paraId="00000050" w14:textId="77777777" w:rsidR="009D0392" w:rsidRDefault="009D0392"/>
    <w:p w14:paraId="00000051" w14:textId="77777777" w:rsidR="009D0392" w:rsidRDefault="009D0392"/>
    <w:p w14:paraId="00000052" w14:textId="77777777" w:rsidR="009D0392" w:rsidRDefault="000A28AC">
      <w:r>
        <w:rPr>
          <w:noProof/>
        </w:rPr>
        <w:pict w14:anchorId="118B413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53" w14:textId="77777777" w:rsidR="009D0392" w:rsidRDefault="009D0392"/>
    <w:p w14:paraId="00000054" w14:textId="77777777" w:rsidR="009D0392" w:rsidRDefault="009D0392"/>
    <w:p w14:paraId="00000055" w14:textId="77777777" w:rsidR="009D0392" w:rsidRDefault="00000000">
      <w:r>
        <w:t>Reviewer Team member1 Name, Signature</w:t>
      </w:r>
    </w:p>
    <w:p w14:paraId="00000056" w14:textId="77777777" w:rsidR="009D0392" w:rsidRDefault="009D0392"/>
    <w:p w14:paraId="00000057" w14:textId="77777777" w:rsidR="009D0392" w:rsidRDefault="009D0392"/>
    <w:p w14:paraId="00000058" w14:textId="77777777" w:rsidR="009D0392" w:rsidRDefault="00000000">
      <w:r>
        <w:t>Reviewer Team member2 Name, Signature</w:t>
      </w:r>
    </w:p>
    <w:sectPr w:rsidR="009D03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4D74122-4A35-3B40-8710-D5439ED4E4EA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2" w:fontKey="{E96C353C-1534-C447-A4B0-1F2D6DED97F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8937A40D-0074-B649-B4D6-73ADD36C8CD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DFED8BA1-5B72-3F4B-9E3C-2373B57A7C4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9177A128-9571-A64C-B0C9-0287476527CD}"/>
    <w:embedBold r:id="rId6" w:fontKey="{839511AD-7A5F-9047-943E-8416F0EEF214}"/>
    <w:embedItalic r:id="rId7" w:fontKey="{72DD8088-3C8B-8C46-9D88-6AA31F801A1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5B018231-FA44-4642-B8C0-9B4A8BB7F8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E636DFA-CA8D-0843-B92D-5D73F30051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3FE5"/>
    <w:multiLevelType w:val="multilevel"/>
    <w:tmpl w:val="108669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E270FC5"/>
    <w:multiLevelType w:val="multilevel"/>
    <w:tmpl w:val="7A404F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71B08ED"/>
    <w:multiLevelType w:val="multilevel"/>
    <w:tmpl w:val="1F70908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08533B1"/>
    <w:multiLevelType w:val="hybridMultilevel"/>
    <w:tmpl w:val="7FB25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032AC7"/>
    <w:multiLevelType w:val="multilevel"/>
    <w:tmpl w:val="9FD2C9F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74802ADA"/>
    <w:multiLevelType w:val="multilevel"/>
    <w:tmpl w:val="573C10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79C84B7F"/>
    <w:multiLevelType w:val="multilevel"/>
    <w:tmpl w:val="240EB13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 w16cid:durableId="1257864310">
    <w:abstractNumId w:val="2"/>
  </w:num>
  <w:num w:numId="2" w16cid:durableId="253362669">
    <w:abstractNumId w:val="1"/>
  </w:num>
  <w:num w:numId="3" w16cid:durableId="1056851833">
    <w:abstractNumId w:val="6"/>
  </w:num>
  <w:num w:numId="4" w16cid:durableId="784999864">
    <w:abstractNumId w:val="5"/>
  </w:num>
  <w:num w:numId="5" w16cid:durableId="1490363043">
    <w:abstractNumId w:val="0"/>
  </w:num>
  <w:num w:numId="6" w16cid:durableId="186020950">
    <w:abstractNumId w:val="4"/>
  </w:num>
  <w:num w:numId="7" w16cid:durableId="131421695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sh K Jain">
    <w15:presenceInfo w15:providerId="AD" w15:userId="S::ikjain@UCSD.EDU::8be2e825-6e87-47e8-b87c-bd37f4a79e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392"/>
    <w:rsid w:val="000A28AC"/>
    <w:rsid w:val="002038D8"/>
    <w:rsid w:val="00526410"/>
    <w:rsid w:val="00851C9A"/>
    <w:rsid w:val="009D0392"/>
    <w:rsid w:val="00BF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11C58"/>
  <w15:docId w15:val="{60F5E44E-78E8-674D-8605-D4B195677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F44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41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F44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ferences.sigcomm.org/sigcomm/2022/cf-artifacts.html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Ish K Jain</cp:lastModifiedBy>
  <cp:revision>2</cp:revision>
  <dcterms:created xsi:type="dcterms:W3CDTF">2025-12-16T19:11:00Z</dcterms:created>
  <dcterms:modified xsi:type="dcterms:W3CDTF">2025-12-16T19:11:00Z</dcterms:modified>
</cp:coreProperties>
</file>